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PAUTA GRUPO FOCAL CON FUNCIONARIAS/OS DE SALUD CESFAM ARAUCANÍA 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Cambria" w:cs="Cambria" w:eastAsia="Cambria" w:hAnsi="Cambria"/>
          <w:b w:val="1"/>
          <w:bCs w:val="1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Biografía participantes (recoger por escrito antes del grupo focal)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Nombre: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Edad: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Género: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Profesión/Ocupación: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Formación complementaria: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Cargo en la institución: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Tiempo de trabajo en la institución: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Lugar de origen (Cuánto tiempo lleva en la comuna en que trabaja)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Que nivel de conocimientos cree tener en esta temáticas (1 al 5)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jc w:val="both"/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Introducción / E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ncuadre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¿Qué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es para ustedes la salud intercultural? ¿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Cómo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la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entiende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o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cómo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la defi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niría?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16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¿Qué cosas / dimensiones / componentes  conoce ud del Decreto 21, sobre el derecho de personas indígenas a recibir  atención de salud con pertinencia cultural ?</w:t>
      </w:r>
    </w:p>
    <w:p w:rsidR="00000000" w:rsidDel="00000000" w:rsidP="00000000" w:rsidRDefault="00000000" w:rsidRPr="00000000" w14:paraId="00000013">
      <w:pPr>
        <w:spacing w:after="160" w:lineRule="auto"/>
        <w:ind w:left="720" w:firstLine="0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III. Sobre el quehacer en salud intercultural con pueblos indigena </w:t>
      </w:r>
      <w:r w:rsidDel="00000000" w:rsidR="00000000" w:rsidRPr="00000000">
        <w:rPr>
          <w:rtl w:val="0"/>
        </w:rPr>
      </w:r>
    </w:p>
    <w:sdt>
      <w:sdtPr>
        <w:id w:val="1681552178"/>
        <w:tag w:val="goog_rdk_3"/>
      </w:sdtPr>
      <w:sdtContent>
        <w:p w:rsidR="00000000" w:rsidDel="00000000" w:rsidP="00000000" w:rsidRDefault="00000000" w:rsidRPr="00000000" w14:paraId="00000015">
          <w:pPr>
            <w:numPr>
              <w:ilvl w:val="0"/>
              <w:numId w:val="3"/>
            </w:numPr>
            <w:spacing w:line="240" w:lineRule="auto"/>
            <w:ind w:left="720" w:hanging="360"/>
            <w:jc w:val="both"/>
            <w:rPr>
              <w:ins w:author="Octavio Peña" w:id="0" w:date="2026-08-14T15:06:29Z"/>
              <w:rFonts w:ascii="Cambria" w:cs="Cambria" w:eastAsia="Cambria" w:hAnsi="Cambria"/>
            </w:rPr>
          </w:pPr>
          <w:sdt>
            <w:sdtPr>
              <w:id w:val="1887406387"/>
              <w:tag w:val="goog_rdk_1"/>
            </w:sdtPr>
            <w:sdtContent>
              <w:ins w:author="Octavio Peña" w:id="0" w:date="2026-08-14T15:06:29Z"/>
              <w:sdt>
                <w:sdtPr>
                  <w:id w:val="-2071152399"/>
                  <w:tag w:val="goog_rdk_2"/>
                </w:sdtPr>
                <w:sdtContent>
                  <w:ins w:author="Octavio Peña" w:id="0" w:date="2026-08-14T15:06:29Z">
                    <w:r w:rsidDel="00000000" w:rsidR="00000000" w:rsidRPr="00000000">
                      <w:rPr>
                        <w:rFonts w:ascii="Cambria" w:cs="Cambria" w:eastAsia="Cambria" w:hAnsi="Cambria"/>
                        <w:rtl w:val="0"/>
                        <w:rPrChange w:author="Octavio Peña" w:id="1" w:date="2026-08-14T15:06:29Z">
                          <w:rPr>
                            <w:rFonts w:ascii="Cambria" w:cs="Cambria" w:eastAsia="Cambria" w:hAnsi="Cambria"/>
                            <w:b w:val="1"/>
                            <w:bCs w:val="1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u w:val="none"/>
                            <w:vertAlign w:val="baseline"/>
                          </w:rPr>
                        </w:rPrChange>
                      </w:rPr>
                      <w:t xml:space="preserve">¿Consideran la interculturalidad indígena como una temática prioritaria dentro de su quehacer? ¿Tienen algún ejemplo cotidiano? </w:t>
                    </w:r>
                  </w:ins>
                </w:sdtContent>
              </w:sdt>
              <w:ins w:author="Octavio Peña" w:id="0" w:date="2026-08-14T15:06:29Z"/>
            </w:sdtContent>
          </w:sdt>
        </w:p>
      </w:sdtContent>
    </w:sdt>
    <w:sdt>
      <w:sdtPr>
        <w:id w:val="-1571990547"/>
        <w:tag w:val="goog_rdk_7"/>
      </w:sdtPr>
      <w:sdtContent>
        <w:p w:rsidR="00000000" w:rsidDel="00000000" w:rsidP="00000000" w:rsidRDefault="00000000" w:rsidRPr="00000000" w14:paraId="00000016">
          <w:pPr>
            <w:numPr>
              <w:ilvl w:val="0"/>
              <w:numId w:val="3"/>
            </w:numPr>
            <w:spacing w:line="240" w:lineRule="auto"/>
            <w:ind w:left="720" w:hanging="360"/>
            <w:jc w:val="both"/>
            <w:rPr>
              <w:rFonts w:ascii="Cambria" w:cs="Cambria" w:eastAsia="Cambria" w:hAnsi="Cambria"/>
              <w:u w:val="none"/>
              <w:rPrChange w:author="Octavio Peña" w:id="1" w:date="2026-08-14T15:06:29Z">
                <w:rPr>
                  <w:rFonts w:ascii="Cambria" w:cs="Cambria" w:eastAsia="Cambria" w:hAnsi="Cambria"/>
                </w:rPr>
              </w:rPrChange>
            </w:rPr>
            <w:pPrChange w:author="Octavio Peña" w:id="0" w:date="2026-08-14T15:06:29Z">
              <w:pPr>
                <w:numPr>
                  <w:ilvl w:val="0"/>
                  <w:numId w:val="3"/>
                </w:numPr>
                <w:spacing w:line="240" w:lineRule="auto"/>
                <w:ind w:left="720" w:hanging="360"/>
                <w:jc w:val="both"/>
              </w:pPr>
            </w:pPrChange>
          </w:pPr>
          <w:sdt>
            <w:sdtPr>
              <w:id w:val="-64692892"/>
              <w:tag w:val="goog_rdk_5"/>
            </w:sdtPr>
            <w:sdtContent>
              <w:del w:author="Octavio Peña" w:id="0" w:date="2026-08-14T15:06:29Z"/>
              <w:sdt>
                <w:sdtPr>
                  <w:id w:val="2007062322"/>
                  <w:tag w:val="goog_rdk_6"/>
                </w:sdtPr>
                <w:sdtContent>
                  <w:del w:author="Octavio Peña" w:id="0" w:date="2026-08-14T15:06:29Z">
                    <w:r w:rsidDel="00000000" w:rsidR="00000000" w:rsidRPr="00000000">
                      <w:rPr>
                        <w:rFonts w:ascii="Cambria" w:cs="Cambria" w:eastAsia="Cambria" w:hAnsi="Cambria"/>
                        <w:rtl w:val="0"/>
                        <w:rPrChange w:author="Octavio Peña" w:id="1" w:date="2026-08-14T15:06:29Z">
                          <w:rPr>
                            <w:rFonts w:ascii="Cambria" w:cs="Cambria" w:eastAsia="Cambria" w:hAnsi="Cambria"/>
                          </w:rPr>
                        </w:rPrChange>
                      </w:rPr>
                      <w:delText xml:space="preserve">¿De qué manera su quehacer cotidiano en el CESFAM se vincula con la interculturalidad con pueblos indígenas (atenciones, diseño de protocolos, planificación, etc)?</w:delText>
                    </w:r>
                  </w:del>
                </w:sdtContent>
              </w:sdt>
              <w:del w:author="Octavio Peña" w:id="0" w:date="2026-08-14T15:06:29Z"/>
            </w:sdtContent>
          </w:sdt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17">
      <w:pPr>
        <w:spacing w:line="240" w:lineRule="auto"/>
        <w:ind w:left="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16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¿Qué herramientas disponen para enfrentar escenarios interculturales con pueblos indígenas y en qué momento ocupan dichas herramientas? ¿Podrían dar algunos ejemplos?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16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¿Disponen de instancias formales o informales para abordar casos que involucren a personas indígenas? Cuales, quienes participan, como funcionan</w:t>
      </w:r>
    </w:p>
    <w:p w:rsidR="00000000" w:rsidDel="00000000" w:rsidP="00000000" w:rsidRDefault="00000000" w:rsidRPr="00000000" w14:paraId="0000001A">
      <w:pPr>
        <w:spacing w:after="160" w:lineRule="auto"/>
        <w:ind w:left="72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IV. Dificultades, obstáculos y necesidades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160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¿Cuáles consideran son las mayores dificultades y obstáculos a la hora de</w:t>
      </w:r>
      <w:sdt>
        <w:sdtPr>
          <w:id w:val="1790954282"/>
          <w:tag w:val="goog_rdk_8"/>
        </w:sdtPr>
        <w:sdtContent>
          <w:ins w:author="Octavio Peña" w:id="2" w:date="2026-08-14T15:07:18Z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identificar a las personas indígenas como sujetos con necesidades particulares?</w:t>
            </w:r>
          </w:ins>
        </w:sdtContent>
      </w:sdt>
      <w:sdt>
        <w:sdtPr>
          <w:id w:val="-319743894"/>
          <w:tag w:val="goog_rdk_9"/>
        </w:sdtPr>
        <w:sdtContent>
          <w:del w:author="Octavio Peña" w:id="2" w:date="2026-08-14T15:07:18Z">
            <w:r w:rsidDel="00000000" w:rsidR="00000000" w:rsidRPr="00000000">
              <w:rPr>
                <w:rFonts w:ascii="Cambria" w:cs="Cambria" w:eastAsia="Cambria" w:hAnsi="Cambria"/>
                <w:rtl w:val="0"/>
              </w:rPr>
              <w:delText xml:space="preserve"> implementar el decreto 21?</w:delText>
            </w:r>
          </w:del>
        </w:sdtContent>
      </w:sdt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16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¿Cuáles son las principales dudas / preguntas que se les presentan en relación a la implementación del decreto 21 en el CESFAM?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160" w:lineRule="auto"/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¿Qué elementos consideran podrían aportar a su quehacer en salud intercultural con pueblos indígenas?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160" w:lineRule="auto"/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¿Qué esperan de un asistente virtual sobre temáticas interculturales? ¿De qué manera imaginan que podría ayudarles a mejorar la gestión y atención en salud?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ssOC4YF1AXy/L6dMEhJJ0pjG7A==">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